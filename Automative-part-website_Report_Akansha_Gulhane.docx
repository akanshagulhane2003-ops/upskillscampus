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36F7" w14:textId="77777777" w:rsidR="00F45CAD" w:rsidRDefault="00D668F5">
      <w:pPr>
        <w:pStyle w:val="Title"/>
      </w:pPr>
      <w:r>
        <w:t>Internship / Project Report</w:t>
      </w:r>
    </w:p>
    <w:p w14:paraId="3E116DC8" w14:textId="68A93E6C" w:rsidR="00F45CAD" w:rsidRDefault="00D668F5">
      <w:r>
        <w:t>Name:</w:t>
      </w:r>
      <w:r w:rsidR="002A5D64">
        <w:t xml:space="preserve"> Akansha Pravin Gulhane</w:t>
      </w:r>
    </w:p>
    <w:p w14:paraId="3DAD7982" w14:textId="189AA6D7" w:rsidR="00F45CAD" w:rsidRDefault="00D668F5">
      <w:r>
        <w:t xml:space="preserve">Project Title: Full Stack Web Application – </w:t>
      </w:r>
      <w:r w:rsidR="002A5D64">
        <w:t>Automotive Parts E-Commerce Site</w:t>
      </w:r>
    </w:p>
    <w:p w14:paraId="431B40A0" w14:textId="77777777" w:rsidR="00F45CAD" w:rsidRDefault="00F45CAD"/>
    <w:p w14:paraId="078B1025" w14:textId="77777777" w:rsidR="00F45CAD" w:rsidRDefault="00D668F5">
      <w:pPr>
        <w:pStyle w:val="Heading1"/>
      </w:pPr>
      <w:r>
        <w:t>Abstract</w:t>
      </w:r>
    </w:p>
    <w:p w14:paraId="7CF722FF" w14:textId="0A961F56" w:rsidR="00F45CAD" w:rsidRDefault="00D668F5">
      <w:r>
        <w:t xml:space="preserve">This report presents the development of a full stack web application named </w:t>
      </w:r>
      <w:r w:rsidR="002A5D64">
        <w:t>Automotive Parts E-Commerce Site</w:t>
      </w:r>
      <w:r>
        <w:br/>
        <w:t>The project focuses on building a modern e‑commerce platform where users can browse</w:t>
      </w:r>
      <w:r>
        <w:br/>
        <w:t>products, view product details, add items to a cart, and simulate the online shopping</w:t>
      </w:r>
      <w:r>
        <w:br/>
        <w:t>experience. The application integrates both frontend and backend technologies to</w:t>
      </w:r>
      <w:r>
        <w:br/>
        <w:t>deliver a complete web solution.</w:t>
      </w:r>
    </w:p>
    <w:p w14:paraId="30067C63" w14:textId="77777777" w:rsidR="00F45CAD" w:rsidRDefault="00D668F5">
      <w:r>
        <w:t>The frontend of the project is built using HTML, CSS, and JavaScript to create a</w:t>
      </w:r>
      <w:r>
        <w:br/>
        <w:t>responsive and interactive user interface. The backend is developed using Node.js</w:t>
      </w:r>
      <w:r>
        <w:br/>
        <w:t>and Express.js which handle server-side logic, API routing, and communication with</w:t>
      </w:r>
      <w:r>
        <w:br/>
        <w:t>the database. MongoDB is used as the database for storing product information and</w:t>
      </w:r>
      <w:r>
        <w:br/>
        <w:t>managing application data.</w:t>
      </w:r>
    </w:p>
    <w:p w14:paraId="03DE9D3D" w14:textId="77777777" w:rsidR="00F45CAD" w:rsidRDefault="00D668F5">
      <w:r>
        <w:t>The objective of this project is to demonstrate the practical implementation of</w:t>
      </w:r>
      <w:r>
        <w:br/>
        <w:t>full stack development concepts including client-server communication, database</w:t>
      </w:r>
      <w:r>
        <w:br/>
        <w:t>integration, REST APIs, and modern web design practices.</w:t>
      </w:r>
    </w:p>
    <w:p w14:paraId="0E42D447" w14:textId="77777777" w:rsidR="00F45CAD" w:rsidRDefault="00D668F5">
      <w:pPr>
        <w:pStyle w:val="Heading1"/>
      </w:pPr>
      <w:r>
        <w:t>Introduction</w:t>
      </w:r>
    </w:p>
    <w:p w14:paraId="34D6543A" w14:textId="77777777" w:rsidR="00F45CAD" w:rsidRDefault="00D668F5">
      <w:r>
        <w:t>E-commerce websites have become an essential part of modern digital commerce.</w:t>
      </w:r>
      <w:r>
        <w:br/>
        <w:t>These platforms allow businesses to sell products online while enabling customers</w:t>
      </w:r>
      <w:r>
        <w:br/>
        <w:t>to conveniently browse and purchase items from anywhere.</w:t>
      </w:r>
    </w:p>
    <w:p w14:paraId="1D6A03E6" w14:textId="2DB9E1B8" w:rsidR="00F45CAD" w:rsidRDefault="00D668F5">
      <w:r>
        <w:t xml:space="preserve">The </w:t>
      </w:r>
      <w:r w:rsidR="002A5D64">
        <w:t xml:space="preserve">Automotive Parts E-Commerce Site </w:t>
      </w:r>
      <w:r>
        <w:t>project is developed as a practical implementation of a full stack</w:t>
      </w:r>
      <w:r>
        <w:br/>
        <w:t>web application. The system simulates a real online shopping platform where users</w:t>
      </w:r>
      <w:r>
        <w:br/>
        <w:t>can explore products and manage a cart system.</w:t>
      </w:r>
    </w:p>
    <w:p w14:paraId="07244555" w14:textId="77777777" w:rsidR="00F45CAD" w:rsidRDefault="00D668F5">
      <w:r>
        <w:t>The project demonstrates how frontend technologies interact with backend systems</w:t>
      </w:r>
      <w:r>
        <w:br/>
        <w:t>and databases. Through this project, the fundamentals of web architecture,</w:t>
      </w:r>
      <w:r>
        <w:br/>
        <w:t>server-side programming, database connectivity, and user interface design are</w:t>
      </w:r>
      <w:r>
        <w:br/>
        <w:t>implemented in a single integrated system.</w:t>
      </w:r>
    </w:p>
    <w:p w14:paraId="158478E4" w14:textId="77777777" w:rsidR="00F45CAD" w:rsidRDefault="00D668F5">
      <w:pPr>
        <w:pStyle w:val="Heading1"/>
      </w:pPr>
      <w:r>
        <w:lastRenderedPageBreak/>
        <w:t>Objectives of the Project</w:t>
      </w:r>
    </w:p>
    <w:p w14:paraId="161E8059" w14:textId="77777777" w:rsidR="00F45CAD" w:rsidRDefault="00D668F5">
      <w:r>
        <w:t>1. To design and develop a complete full stack web application.</w:t>
      </w:r>
      <w:r>
        <w:br/>
        <w:t>2. To understand the interaction between frontend and backend technologies.</w:t>
      </w:r>
      <w:r>
        <w:br/>
        <w:t>3. To implement REST APIs using Node.js and Express.js.</w:t>
      </w:r>
      <w:r>
        <w:br/>
        <w:t>4. To store and manage data using MongoDB database.</w:t>
      </w:r>
      <w:r>
        <w:br/>
        <w:t>5. To create a responsive user interface for product browsing.</w:t>
      </w:r>
      <w:r>
        <w:br/>
        <w:t>6. To implement cart functionality in the web application.</w:t>
      </w:r>
      <w:r>
        <w:br/>
        <w:t>7. To understand the deployment structure of web applications.</w:t>
      </w:r>
    </w:p>
    <w:p w14:paraId="2B2E8EAE" w14:textId="77777777" w:rsidR="00F45CAD" w:rsidRDefault="00D668F5">
      <w:pPr>
        <w:pStyle w:val="Heading1"/>
      </w:pPr>
      <w:r>
        <w:t>Technology Stack</w:t>
      </w:r>
    </w:p>
    <w:p w14:paraId="34247377" w14:textId="77777777" w:rsidR="00F45CAD" w:rsidRDefault="00D668F5">
      <w:r>
        <w:t>Frontend Technologies:</w:t>
      </w:r>
      <w:r>
        <w:br/>
        <w:t>HTML – Used to structure the web pages.</w:t>
      </w:r>
      <w:r>
        <w:br/>
        <w:t>CSS – Used for styling and visual appearance.</w:t>
      </w:r>
      <w:r>
        <w:br/>
        <w:t>JavaScript – Provides interactivity and dynamic behaviour.</w:t>
      </w:r>
    </w:p>
    <w:p w14:paraId="756E764B" w14:textId="77777777" w:rsidR="00F45CAD" w:rsidRDefault="00D668F5">
      <w:r>
        <w:t>Backend Technologies:</w:t>
      </w:r>
      <w:r>
        <w:br/>
        <w:t>Node.js – JavaScript runtime environment for server-side development.</w:t>
      </w:r>
      <w:r>
        <w:br/>
        <w:t>Express.js – Framework used to build web server and APIs.</w:t>
      </w:r>
    </w:p>
    <w:p w14:paraId="29BD01D3" w14:textId="77777777" w:rsidR="00F45CAD" w:rsidRDefault="00D668F5">
      <w:r>
        <w:t>Database:</w:t>
      </w:r>
      <w:r>
        <w:br/>
        <w:t>MongoDB – NoSQL database used to store product information.</w:t>
      </w:r>
    </w:p>
    <w:p w14:paraId="52FBC8C1" w14:textId="77777777" w:rsidR="00F45CAD" w:rsidRDefault="00D668F5">
      <w:r>
        <w:t>Development Tools:</w:t>
      </w:r>
      <w:r>
        <w:br/>
        <w:t>Visual Studio Code – Code editor used for development.</w:t>
      </w:r>
      <w:r>
        <w:br/>
        <w:t>GitHub – Used for version control and project hosting.</w:t>
      </w:r>
      <w:r>
        <w:br/>
        <w:t>Postman – Used for testing backend APIs.</w:t>
      </w:r>
    </w:p>
    <w:p w14:paraId="20516A6F" w14:textId="77777777" w:rsidR="00F45CAD" w:rsidRDefault="00D668F5">
      <w:pPr>
        <w:pStyle w:val="Heading1"/>
      </w:pPr>
      <w:r>
        <w:t>System Architecture</w:t>
      </w:r>
    </w:p>
    <w:p w14:paraId="6E6CE163" w14:textId="6F253724" w:rsidR="00F45CAD" w:rsidRDefault="00D668F5">
      <w:r>
        <w:t xml:space="preserve">The architecture of </w:t>
      </w:r>
      <w:r w:rsidR="002A5D64">
        <w:t xml:space="preserve">Automotive Parts E-Commerce </w:t>
      </w:r>
      <w:proofErr w:type="spellStart"/>
      <w:r w:rsidR="002A5D64">
        <w:t>Site</w:t>
      </w:r>
      <w:r>
        <w:t>follows</w:t>
      </w:r>
      <w:proofErr w:type="spellEnd"/>
      <w:r>
        <w:t xml:space="preserve"> a client-server model.</w:t>
      </w:r>
    </w:p>
    <w:p w14:paraId="620F9497" w14:textId="77777777" w:rsidR="00F45CAD" w:rsidRDefault="00D668F5">
      <w:r>
        <w:t>Client Layer:</w:t>
      </w:r>
      <w:r>
        <w:br/>
        <w:t>The frontend user interface built using HTML, CSS, and JavaScript.</w:t>
      </w:r>
      <w:r>
        <w:br/>
        <w:t>Users interact with the system through web pages.</w:t>
      </w:r>
    </w:p>
    <w:p w14:paraId="0AC447FD" w14:textId="77777777" w:rsidR="00F45CAD" w:rsidRDefault="00D668F5">
      <w:r>
        <w:t>Server Layer:</w:t>
      </w:r>
      <w:r>
        <w:br/>
        <w:t>The backend server is implemented using Node.js and Express.js.</w:t>
      </w:r>
      <w:r>
        <w:br/>
        <w:t>It handles incoming requests from the client and sends responses.</w:t>
      </w:r>
    </w:p>
    <w:p w14:paraId="270A744D" w14:textId="77777777" w:rsidR="00F45CAD" w:rsidRDefault="00D668F5">
      <w:r>
        <w:t>Database Layer:</w:t>
      </w:r>
      <w:r>
        <w:br/>
        <w:t>MongoDB is used to store product information such as product name,</w:t>
      </w:r>
      <w:r>
        <w:br/>
        <w:t>price, description, and images.</w:t>
      </w:r>
    </w:p>
    <w:p w14:paraId="571C7B13" w14:textId="77777777" w:rsidR="00F45CAD" w:rsidRDefault="00D668F5">
      <w:r>
        <w:lastRenderedPageBreak/>
        <w:t>The client sends requests to the server through HTTP APIs. The server</w:t>
      </w:r>
      <w:r>
        <w:br/>
        <w:t>processes the request and communicates with the database to fetch or</w:t>
      </w:r>
      <w:r>
        <w:br/>
        <w:t>store information. The response is then returned to the client and</w:t>
      </w:r>
      <w:r>
        <w:br/>
        <w:t>displayed in the user interface.</w:t>
      </w:r>
    </w:p>
    <w:p w14:paraId="7AAA5E37" w14:textId="77777777" w:rsidR="00F45CAD" w:rsidRDefault="00D668F5">
      <w:pPr>
        <w:pStyle w:val="Heading1"/>
      </w:pPr>
      <w:r>
        <w:t>Modules of the System</w:t>
      </w:r>
    </w:p>
    <w:p w14:paraId="74ED6DC5" w14:textId="77777777" w:rsidR="00F45CAD" w:rsidRDefault="00D668F5">
      <w:r>
        <w:t>Home Page:</w:t>
      </w:r>
      <w:r>
        <w:br/>
        <w:t>Displays featured products and navigation options.</w:t>
      </w:r>
    </w:p>
    <w:p w14:paraId="53992044" w14:textId="77777777" w:rsidR="00F45CAD" w:rsidRDefault="00D668F5">
      <w:r>
        <w:t>Product Listing:</w:t>
      </w:r>
      <w:r>
        <w:br/>
        <w:t>Shows all available products with details such as price and description.</w:t>
      </w:r>
    </w:p>
    <w:p w14:paraId="3477BABA" w14:textId="77777777" w:rsidR="00F45CAD" w:rsidRDefault="00D668F5">
      <w:r>
        <w:t>Product Details:</w:t>
      </w:r>
      <w:r>
        <w:br/>
        <w:t>Displays detailed information about a selected product.</w:t>
      </w:r>
    </w:p>
    <w:p w14:paraId="70434C3B" w14:textId="77777777" w:rsidR="00F45CAD" w:rsidRDefault="00D668F5">
      <w:r>
        <w:t>Cart Module:</w:t>
      </w:r>
      <w:r>
        <w:br/>
        <w:t>Allows users to add items to the shopping cart and manage quantities.</w:t>
      </w:r>
    </w:p>
    <w:p w14:paraId="60D06B64" w14:textId="77777777" w:rsidR="00F45CAD" w:rsidRDefault="00D668F5">
      <w:r>
        <w:t>Backend API Module:</w:t>
      </w:r>
      <w:r>
        <w:br/>
        <w:t>Handles server requests and manages product data using REST APIs.</w:t>
      </w:r>
    </w:p>
    <w:p w14:paraId="36B4D430" w14:textId="77777777" w:rsidR="00F45CAD" w:rsidRDefault="00D668F5">
      <w:pPr>
        <w:pStyle w:val="Heading1"/>
      </w:pPr>
      <w:r>
        <w:t>Project Implementation</w:t>
      </w:r>
    </w:p>
    <w:p w14:paraId="523D0EC0" w14:textId="4F152603" w:rsidR="00F45CAD" w:rsidRDefault="00D668F5">
      <w:r>
        <w:t xml:space="preserve">The implementation of the </w:t>
      </w:r>
      <w:r w:rsidR="002A5D64">
        <w:t xml:space="preserve">Automotive Parts E-Commerce Site </w:t>
      </w:r>
      <w:r>
        <w:t>project is divided into frontend</w:t>
      </w:r>
      <w:r>
        <w:br/>
        <w:t>and backend development.</w:t>
      </w:r>
    </w:p>
    <w:p w14:paraId="0B6BC960" w14:textId="77777777" w:rsidR="00F45CAD" w:rsidRDefault="00D668F5">
      <w:r>
        <w:t>Frontend Implementation:</w:t>
      </w:r>
      <w:r>
        <w:br/>
        <w:t>The frontend is built using HTML, CSS, and JavaScript. Product data is</w:t>
      </w:r>
      <w:r>
        <w:br/>
        <w:t>fetched from the backend server using API requests and dynamically</w:t>
      </w:r>
      <w:r>
        <w:br/>
        <w:t>displayed on the website.</w:t>
      </w:r>
    </w:p>
    <w:p w14:paraId="41191163" w14:textId="77777777" w:rsidR="00F45CAD" w:rsidRDefault="00D668F5">
      <w:r>
        <w:t>Backend Implementation:</w:t>
      </w:r>
      <w:r>
        <w:br/>
        <w:t>Node.js and Express.js are used to create REST APIs. These APIs allow</w:t>
      </w:r>
      <w:r>
        <w:br/>
        <w:t>the frontend to retrieve product information and manage application</w:t>
      </w:r>
      <w:r>
        <w:br/>
        <w:t>logic.</w:t>
      </w:r>
    </w:p>
    <w:p w14:paraId="79BCCE90" w14:textId="77777777" w:rsidR="00F45CAD" w:rsidRDefault="00D668F5">
      <w:r>
        <w:t>Database Implementation:</w:t>
      </w:r>
      <w:r>
        <w:br/>
        <w:t>MongoDB stores product details. Each product is represented as a</w:t>
      </w:r>
      <w:r>
        <w:br/>
        <w:t>document in the database.</w:t>
      </w:r>
    </w:p>
    <w:p w14:paraId="5B4D7514" w14:textId="77777777" w:rsidR="00F45CAD" w:rsidRDefault="00D668F5">
      <w:pPr>
        <w:pStyle w:val="Heading1"/>
      </w:pPr>
      <w:r>
        <w:t>Testing</w:t>
      </w:r>
    </w:p>
    <w:p w14:paraId="45916964" w14:textId="77777777" w:rsidR="00F45CAD" w:rsidRDefault="00D668F5">
      <w:r>
        <w:t>Testing is an important phase of software development. The PG's Store</w:t>
      </w:r>
      <w:r>
        <w:br/>
        <w:t>application was tested using multiple approaches.</w:t>
      </w:r>
    </w:p>
    <w:p w14:paraId="7684F518" w14:textId="77777777" w:rsidR="00F45CAD" w:rsidRDefault="00D668F5">
      <w:r>
        <w:lastRenderedPageBreak/>
        <w:t>Functional Testing:</w:t>
      </w:r>
      <w:r>
        <w:br/>
        <w:t>Each module such as product listing and cart functionality was tested</w:t>
      </w:r>
      <w:r>
        <w:br/>
        <w:t>to ensure correct behaviour.</w:t>
      </w:r>
    </w:p>
    <w:p w14:paraId="65BB9CC4" w14:textId="77777777" w:rsidR="00F45CAD" w:rsidRDefault="00D668F5">
      <w:r>
        <w:t>API Testing:</w:t>
      </w:r>
      <w:r>
        <w:br/>
        <w:t>Postman was used to verify backend API endpoints.</w:t>
      </w:r>
    </w:p>
    <w:p w14:paraId="6979FF91" w14:textId="77777777" w:rsidR="00F45CAD" w:rsidRDefault="00D668F5">
      <w:r>
        <w:t>User Interface Testing:</w:t>
      </w:r>
      <w:r>
        <w:br/>
        <w:t>The website layout and responsiveness were tested on different screen</w:t>
      </w:r>
      <w:r>
        <w:br/>
        <w:t>sizes to ensure usability.</w:t>
      </w:r>
    </w:p>
    <w:p w14:paraId="084E3AE4" w14:textId="77777777" w:rsidR="00F45CAD" w:rsidRDefault="00D668F5">
      <w:pPr>
        <w:pStyle w:val="Heading1"/>
      </w:pPr>
      <w:r>
        <w:t>Advantages of the System</w:t>
      </w:r>
    </w:p>
    <w:p w14:paraId="3C35EECE" w14:textId="77777777" w:rsidR="00F45CAD" w:rsidRDefault="00D668F5">
      <w:r>
        <w:t>1. Provides a realistic e-commerce website experience.</w:t>
      </w:r>
      <w:r>
        <w:br/>
        <w:t>2. Demonstrates practical full stack development skills.</w:t>
      </w:r>
      <w:r>
        <w:br/>
        <w:t>3. Easy to understand architecture and modular structure.</w:t>
      </w:r>
      <w:r>
        <w:br/>
        <w:t>4. Scalable backend structure for future improvements.</w:t>
      </w:r>
      <w:r>
        <w:br/>
        <w:t>5. User friendly interface for product browsing.</w:t>
      </w:r>
    </w:p>
    <w:p w14:paraId="7C173497" w14:textId="77777777" w:rsidR="00F45CAD" w:rsidRDefault="00D668F5">
      <w:pPr>
        <w:pStyle w:val="Heading1"/>
      </w:pPr>
      <w:r>
        <w:t>Future Enhancements</w:t>
      </w:r>
    </w:p>
    <w:p w14:paraId="21498A4E" w14:textId="77777777" w:rsidR="00F45CAD" w:rsidRDefault="00D668F5">
      <w:r>
        <w:t>The project can be further improved by adding the following features:</w:t>
      </w:r>
    </w:p>
    <w:p w14:paraId="1D4B9925" w14:textId="77777777" w:rsidR="00F45CAD" w:rsidRDefault="00D668F5">
      <w:r>
        <w:t>1. User authentication and login system.</w:t>
      </w:r>
      <w:r>
        <w:br/>
        <w:t>2. Online payment gateway integration.</w:t>
      </w:r>
      <w:r>
        <w:br/>
        <w:t>3. Order tracking system.</w:t>
      </w:r>
      <w:r>
        <w:br/>
        <w:t>4. Admin dashboard for product management.</w:t>
      </w:r>
      <w:r>
        <w:br/>
        <w:t>5. Product search and filtering options.</w:t>
      </w:r>
    </w:p>
    <w:p w14:paraId="783EECDD" w14:textId="77777777" w:rsidR="00F45CAD" w:rsidRDefault="00D668F5">
      <w:pPr>
        <w:pStyle w:val="Heading1"/>
      </w:pPr>
      <w:r>
        <w:t>Conclusion</w:t>
      </w:r>
    </w:p>
    <w:p w14:paraId="2111E4FB" w14:textId="79601694" w:rsidR="00F45CAD" w:rsidRDefault="00D668F5">
      <w:r>
        <w:t xml:space="preserve">The </w:t>
      </w:r>
      <w:r w:rsidR="002A5D64">
        <w:t xml:space="preserve">Automotive Parts E-Commerce Site </w:t>
      </w:r>
      <w:r>
        <w:t>project successfully demonstrates the development of a</w:t>
      </w:r>
      <w:r>
        <w:br/>
        <w:t>full stack e-commerce web application. Through this project, concepts</w:t>
      </w:r>
      <w:r>
        <w:br/>
        <w:t>such as frontend development, backend programming, database integration,</w:t>
      </w:r>
      <w:r>
        <w:br/>
        <w:t>and API communication were implemented.</w:t>
      </w:r>
    </w:p>
    <w:p w14:paraId="468A2D0D" w14:textId="77777777" w:rsidR="00F45CAD" w:rsidRDefault="00D668F5">
      <w:r>
        <w:t>This project provides practical experience in designing and building</w:t>
      </w:r>
      <w:r>
        <w:br/>
        <w:t>modern web applications. It also highlights the importance of combining</w:t>
      </w:r>
      <w:r>
        <w:br/>
        <w:t>multiple technologies to create a complete software system.</w:t>
      </w:r>
    </w:p>
    <w:p w14:paraId="3DEF2A95" w14:textId="77777777" w:rsidR="00F45CAD" w:rsidRDefault="00D668F5">
      <w:pPr>
        <w:rPr>
          <w:ins w:id="0" w:author="Other Author" w:date="2026-03-11T22:47:00Z" w16du:dateUtc="2026-03-11T17:17:00Z"/>
        </w:rPr>
      </w:pPr>
      <w:r>
        <w:t>Overall, the project strengthens understanding of full stack development</w:t>
      </w:r>
      <w:r>
        <w:br/>
        <w:t>and prepares the developer for building more advanced web applications</w:t>
      </w:r>
      <w:r>
        <w:br/>
        <w:t>in the future.</w:t>
      </w:r>
    </w:p>
    <w:p w14:paraId="3406DE39" w14:textId="77777777" w:rsidR="00041054" w:rsidRDefault="00041054">
      <w:pPr>
        <w:rPr>
          <w:ins w:id="1" w:author="Other Author" w:date="2026-03-11T22:47:00Z" w16du:dateUtc="2026-03-11T17:17:00Z"/>
        </w:rPr>
      </w:pPr>
    </w:p>
    <w:p w14:paraId="26BD16B1" w14:textId="77777777" w:rsidR="004A7AC6" w:rsidRPr="004A7AC6" w:rsidRDefault="004A7AC6" w:rsidP="004A7AC6">
      <w:pPr>
        <w:rPr>
          <w:ins w:id="2" w:author="Other Author" w:date="2026-03-11T22:47:00Z" w16du:dateUtc="2026-03-11T17:17:00Z"/>
          <w:rFonts w:asciiTheme="majorHAnsi" w:hAnsiTheme="majorHAnsi" w:cstheme="majorHAnsi"/>
          <w:b/>
          <w:color w:val="365F91" w:themeColor="accent1" w:themeShade="BF"/>
          <w:sz w:val="28"/>
          <w:szCs w:val="28"/>
          <w:lang w:val="en-IN"/>
        </w:rPr>
      </w:pPr>
      <w:ins w:id="3" w:author="Other Author" w:date="2026-03-11T22:47:00Z" w16du:dateUtc="2026-03-11T17:17:00Z">
        <w:r w:rsidRPr="004A7AC6">
          <w:rPr>
            <w:rFonts w:asciiTheme="majorHAnsi" w:hAnsiTheme="majorHAnsi" w:cstheme="majorHAnsi"/>
            <w:b/>
            <w:color w:val="365F91" w:themeColor="accent1" w:themeShade="BF"/>
            <w:sz w:val="28"/>
            <w:szCs w:val="28"/>
            <w:lang w:val="en-IN"/>
          </w:rPr>
          <w:t>Code submission (</w:t>
        </w:r>
        <w:proofErr w:type="spellStart"/>
        <w:r w:rsidRPr="004A7AC6">
          <w:rPr>
            <w:rFonts w:asciiTheme="majorHAnsi" w:hAnsiTheme="majorHAnsi" w:cstheme="majorHAnsi"/>
            <w:b/>
            <w:color w:val="365F91" w:themeColor="accent1" w:themeShade="BF"/>
            <w:sz w:val="28"/>
            <w:szCs w:val="28"/>
            <w:lang w:val="en-IN"/>
          </w:rPr>
          <w:t>Github</w:t>
        </w:r>
        <w:proofErr w:type="spellEnd"/>
        <w:r w:rsidRPr="004A7AC6">
          <w:rPr>
            <w:rFonts w:asciiTheme="majorHAnsi" w:hAnsiTheme="majorHAnsi" w:cstheme="majorHAnsi"/>
            <w:b/>
            <w:color w:val="365F91" w:themeColor="accent1" w:themeShade="BF"/>
            <w:sz w:val="28"/>
            <w:szCs w:val="28"/>
            <w:lang w:val="en-IN"/>
          </w:rPr>
          <w:t xml:space="preserve"> link)</w:t>
        </w:r>
      </w:ins>
    </w:p>
    <w:p w14:paraId="1341FCBA" w14:textId="64A837CB" w:rsidR="004A7AC6" w:rsidRPr="004A7AC6" w:rsidRDefault="00B12A04" w:rsidP="004A7AC6">
      <w:pPr>
        <w:rPr>
          <w:ins w:id="4" w:author="Other Author" w:date="2026-03-11T22:47:00Z" w16du:dateUtc="2026-03-11T17:17:00Z"/>
          <w:lang w:val="en-IN"/>
        </w:rPr>
      </w:pPr>
      <w:hyperlink r:id="rId6" w:history="1">
        <w:r w:rsidR="00595AFA" w:rsidRPr="00B12A04">
          <w:rPr>
            <w:rStyle w:val="Hyperlink"/>
            <w:lang w:val="en-IN"/>
          </w:rPr>
          <w:t>https://github.com/akanshagulhane2003-ops</w:t>
        </w:r>
        <w:r w:rsidR="00595AFA" w:rsidRPr="00B12A04">
          <w:rPr>
            <w:rStyle w:val="Hyperlink"/>
            <w:lang w:val="en-IN"/>
          </w:rPr>
          <w:t>/</w:t>
        </w:r>
        <w:r w:rsidR="00595AFA" w:rsidRPr="00B12A04">
          <w:rPr>
            <w:rStyle w:val="Hyperlink"/>
            <w:lang w:val="en-IN"/>
          </w:rPr>
          <w:t>upskillscampus.git</w:t>
        </w:r>
      </w:hyperlink>
    </w:p>
    <w:p w14:paraId="65893021" w14:textId="77777777" w:rsidR="004A7AC6" w:rsidRPr="004A7AC6" w:rsidRDefault="004A7AC6" w:rsidP="004A7AC6">
      <w:pPr>
        <w:rPr>
          <w:ins w:id="5" w:author="Other Author" w:date="2026-03-11T22:47:00Z" w16du:dateUtc="2026-03-11T17:17:00Z"/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</w:pPr>
      <w:ins w:id="6" w:author="Other Author" w:date="2026-03-11T22:47:00Z" w16du:dateUtc="2026-03-11T17:17:00Z">
        <w:r w:rsidRPr="004A7AC6">
          <w:rPr>
            <w:rFonts w:asciiTheme="majorHAnsi" w:hAnsiTheme="majorHAnsi" w:cstheme="majorHAnsi"/>
            <w:b/>
            <w:bCs/>
            <w:color w:val="365F91" w:themeColor="accent1" w:themeShade="BF"/>
            <w:sz w:val="28"/>
            <w:szCs w:val="28"/>
            <w:lang w:val="en-IN"/>
          </w:rPr>
          <w:t>Report submission (</w:t>
        </w:r>
        <w:proofErr w:type="spellStart"/>
        <w:r w:rsidRPr="004A7AC6">
          <w:rPr>
            <w:rFonts w:asciiTheme="majorHAnsi" w:hAnsiTheme="majorHAnsi" w:cstheme="majorHAnsi"/>
            <w:b/>
            <w:bCs/>
            <w:color w:val="365F91" w:themeColor="accent1" w:themeShade="BF"/>
            <w:sz w:val="28"/>
            <w:szCs w:val="28"/>
            <w:lang w:val="en-IN"/>
          </w:rPr>
          <w:t>Github</w:t>
        </w:r>
        <w:proofErr w:type="spellEnd"/>
        <w:r w:rsidRPr="004A7AC6">
          <w:rPr>
            <w:rFonts w:asciiTheme="majorHAnsi" w:hAnsiTheme="majorHAnsi" w:cstheme="majorHAnsi"/>
            <w:b/>
            <w:bCs/>
            <w:color w:val="365F91" w:themeColor="accent1" w:themeShade="BF"/>
            <w:sz w:val="28"/>
            <w:szCs w:val="28"/>
            <w:lang w:val="en-IN"/>
          </w:rPr>
          <w:t xml:space="preserve"> link) </w:t>
        </w:r>
      </w:ins>
    </w:p>
    <w:p w14:paraId="12FB9925" w14:textId="77777777" w:rsidR="004A7AC6" w:rsidRDefault="004A7AC6"/>
    <w:sectPr w:rsidR="004A7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6A0B2F"/>
    <w:multiLevelType w:val="multilevel"/>
    <w:tmpl w:val="778809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 w:hint="default"/>
      </w:rPr>
    </w:lvl>
  </w:abstractNum>
  <w:num w:numId="1" w16cid:durableId="668017929">
    <w:abstractNumId w:val="8"/>
  </w:num>
  <w:num w:numId="2" w16cid:durableId="1316181744">
    <w:abstractNumId w:val="6"/>
  </w:num>
  <w:num w:numId="3" w16cid:durableId="41367832">
    <w:abstractNumId w:val="5"/>
  </w:num>
  <w:num w:numId="4" w16cid:durableId="2098868244">
    <w:abstractNumId w:val="4"/>
  </w:num>
  <w:num w:numId="5" w16cid:durableId="939265185">
    <w:abstractNumId w:val="7"/>
  </w:num>
  <w:num w:numId="6" w16cid:durableId="896551947">
    <w:abstractNumId w:val="3"/>
  </w:num>
  <w:num w:numId="7" w16cid:durableId="437025524">
    <w:abstractNumId w:val="2"/>
  </w:num>
  <w:num w:numId="8" w16cid:durableId="37510428">
    <w:abstractNumId w:val="1"/>
  </w:num>
  <w:num w:numId="9" w16cid:durableId="20397803">
    <w:abstractNumId w:val="0"/>
  </w:num>
  <w:num w:numId="10" w16cid:durableId="3181938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54"/>
    <w:rsid w:val="0006063C"/>
    <w:rsid w:val="0015074B"/>
    <w:rsid w:val="00263B0B"/>
    <w:rsid w:val="00282BE0"/>
    <w:rsid w:val="0029639D"/>
    <w:rsid w:val="002A5D64"/>
    <w:rsid w:val="00326F90"/>
    <w:rsid w:val="003A0A73"/>
    <w:rsid w:val="004A7AC6"/>
    <w:rsid w:val="00595AFA"/>
    <w:rsid w:val="00665C8B"/>
    <w:rsid w:val="00811758"/>
    <w:rsid w:val="00AA1D8D"/>
    <w:rsid w:val="00B12A04"/>
    <w:rsid w:val="00B47730"/>
    <w:rsid w:val="00C41EDC"/>
    <w:rsid w:val="00CB0664"/>
    <w:rsid w:val="00D668F5"/>
    <w:rsid w:val="00D912EF"/>
    <w:rsid w:val="00F45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746FC"/>
  <w14:defaultImageDpi w14:val="300"/>
  <w15:docId w15:val="{8AB0B25B-E275-4470-8C03-B2AAA0EA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A7A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AC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A7AC6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A5D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kanshagulhane2003-ops/upskillscampus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akanshagulhane2003@gmail.com</cp:lastModifiedBy>
  <cp:revision>8</cp:revision>
  <dcterms:created xsi:type="dcterms:W3CDTF">2013-12-23T23:15:00Z</dcterms:created>
  <dcterms:modified xsi:type="dcterms:W3CDTF">2026-04-20T18:36:00Z</dcterms:modified>
  <cp:category/>
</cp:coreProperties>
</file>